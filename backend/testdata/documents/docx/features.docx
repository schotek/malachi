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Meeting minutes</w:t>
      </w:r>
    </w:p>
    <w:p>
      <w:pPr>
        <w:pStyle w:val="Normal"/>
        <w:bidi w:val="0"/>
        <w:jc w:val="start"/>
        <w:rPr/>
      </w:pPr>
      <w:r>
        <w:rPr/>
        <w:t>Present: Petr Svoboda, Jana Nováková.</w:t>
        <w:br/>
        <w:t>Place: room 4.</w:t>
      </w:r>
    </w:p>
    <w:p>
      <w:pPr>
        <w:pStyle w:val="Normal"/>
        <w:bidi w:val="0"/>
        <w:jc w:val="start"/>
        <w:rPr/>
      </w:pPr>
      <w:r>
        <w:rPr/>
        <w:t>Budget</w:t>
        <w:tab/>
        <w:t>12 500 EUR</w:t>
      </w:r>
      <w:r>
        <w:rPr>
          <w:rStyle w:val="FootnoteReference"/>
        </w:rPr>
        <w:footnoteReference w:id="2"/>
      </w:r>
      <w:r>
        <w:rPr/>
        <w:t xml:space="preserve">, approved by </w:t>
      </w:r>
      <w:ins w:id="0" w:author="Jana Nováková" w:date="2026-09-30T10:00:00Z">
        <w:r>
          <w:rPr/>
          <w:t xml:space="preserve">all </w:t>
        </w:r>
      </w:ins>
      <w:r>
        <w:rPr/>
        <w:t>members.</w:t>
      </w:r>
    </w:p>
    <w:p>
      <w:pPr>
        <w:pStyle w:val="Normal"/>
        <w:bidi w:val="0"/>
        <w:jc w:val="start"/>
        <w:rPr/>
      </w:pPr>
      <w:r>
        <w:rPr/>
        <w:t xml:space="preserve">The deadline is </w:t>
      </w:r>
      <w:del w:id="1" w:author="Jana Nováková" w:date="2026-09-30T10:05:00Z">
        <w:r>
          <w:rPr/>
          <w:delText>twenty-one</w:delText>
        </w:r>
      </w:del>
      <w:r>
        <w:rPr/>
        <w:t>thirty days.</w:t>
      </w:r>
      <w:r>
        <w:rPr/>
        <w:commentReference w:id="0"/>
      </w:r>
    </w:p>
    <w:p>
      <w:pPr>
        <w:pStyle w:val="Normal"/>
        <w:bidi w:val="0"/>
        <w:jc w:val="start"/>
        <w:rPr/>
      </w:pPr>
      <w:r>
        <w:rPr/>
        <w:t xml:space="preserve">Secret: </w:t>
      </w:r>
      <w:r>
        <w:rPr>
          <w:vanish/>
        </w:rPr>
        <w:t>this text is hidden</w:t>
      </w:r>
      <w:r>
        <w:rPr/>
        <w:t>visible again.</w:t>
      </w:r>
    </w:p>
    <w:p>
      <w:pPr>
        <w:pStyle w:val="Normal"/>
        <w:bidi w:val="0"/>
        <w:jc w:val="start"/>
        <w:rPr/>
      </w:pPr>
      <w:r>
        <w:rPr/>
        <w:t xml:space="preserve">See </w:t>
      </w:r>
      <w:hyperlink r:id="rId2">
        <w:r>
          <w:rPr>
            <w:rStyle w:val="Hyperlink"/>
          </w:rPr>
          <w:t>the project page</w:t>
        </w:r>
      </w:hyperlink>
      <w:r>
        <w:rPr/>
        <w:t xml:space="preserve"> for details.</w:t>
      </w:r>
      <w:r>
        <w:rPr>
          <w:rStyle w:val="EndnoteReference"/>
        </w:rPr>
        <w:endnoteReference w:id="2"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First point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Nested point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Second point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Numbered one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Numbered two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Owner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Due</w:t>
            </w:r>
          </w:p>
        </w:tc>
      </w:tr>
      <w:tr>
        <w:trPr/>
        <w:tc>
          <w:tcPr>
            <w:tcW w:w="6648" w:type="dxa"/>
            <w:gridSpan w:val="2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Wide cell</w:t>
            </w:r>
          </w:p>
        </w:tc>
        <w:tc>
          <w:tcPr>
            <w:tcW w:w="3324" w:type="dxa"/>
            <w:vMerge w:val="restart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Tall cell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Report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second paragraph</w:t>
            </w:r>
          </w:p>
        </w:tc>
        <w:tc>
          <w:tcPr>
            <w:tcW w:w="3324" w:type="dxa"/>
            <w:tcBorders/>
          </w:tcPr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661"/>
              <w:gridCol w:w="1663"/>
            </w:tblGrid>
            <w:tr>
              <w:trPr/>
              <w:tc>
                <w:tcPr>
                  <w:tcW w:w="1661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Inner A</w:t>
                  </w:r>
                </w:p>
              </w:tc>
              <w:tc>
                <w:tcPr>
                  <w:tcW w:w="1663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Inner B</w:t>
                  </w:r>
                </w:p>
              </w:tc>
            </w:tr>
          </w:tbl>
          <w:p/>
        </w:tc>
        <w:tc>
          <w:tcPr>
            <w:tcW w:w="3324" w:type="dxa"/>
            <w:vMerge w:val="continue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w:t>The end.</w:t>
      </w:r>
    </w:p>
    <w:sectPr>
      <w:headerReference w:type="default" r:id="rId3"/>
      <w:footerReference w:type="default" r:id="rId4"/>
      <w:footnotePr>
        <w:numFmt w:val="decimal"/>
      </w:footnotePr>
      <w:endnotePr>
        <w:numFmt w:val="lowerRoman"/>
      </w:endnotePr>
      <w:type w:val="nextPage"/>
      <w:pgSz w:w="12240" w:h="15840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etr Svoboda" w:date="2026-09-30T11:00:00Z" w:initials="">
    <w:p>
      <w:pPr>
        <w:overflowPunct w:val="false"/>
        <w:bidi w:val="0"/>
        <w:rPr/>
      </w:pPr>
      <w:r>
        <w:rPr>
          <w:rFonts w:cs="Tahoma" w:eastAsia="Tahoma"/>
          <w:kern w:val="0"/>
          <w:lang w:eastAsia="en-US" w:val="en-US" w:bidi="en-US"/>
        </w:rPr>
        <w:t>Check with legal.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jc w:val="start"/>
        <w:rPr/>
      </w:pPr>
      <w:r>
        <w:rPr>
          <w:rStyle w:val="Znakyprovysvtlivky"/>
        </w:rPr>
        <w:endnoteRef/>
      </w:r>
      <w:r>
        <w:rPr/>
        <w:tab/>
        <w:t>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Znakypropoznmkupodarou"/>
        </w:rPr>
        <w:footnoteRef/>
      </w:r>
      <w:r>
        <w:rPr/>
        <w:tab/>
        <w:t>Excluding VAT.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>Fictional Ltd. – Meeting minutes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Znakypropoznmkupodarou">
    <w:name w:val="Znaky pro poznámku pod čarou"/>
    <w:qFormat/>
    <w:rPr/>
  </w:style>
  <w:style w:type="character" w:styleId="FootnoteReference">
    <w:name w:val="footnote reference"/>
    <w:rPr>
      <w:vertAlign w:val="superscript"/>
    </w:rPr>
  </w:style>
  <w:style w:type="character" w:styleId="Znakyprovysvtlivky">
    <w:name w:val="Znaky pro vysvětlivky"/>
    <w:qFormat/>
    <w:rPr/>
  </w:style>
  <w:style w:type="character" w:styleId="EndnoteReference">
    <w:name w:val="endnote reference"/>
    <w:rPr>
      <w:vertAlign w:val="superscript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Arial Unicode MS"/>
    </w:rPr>
  </w:style>
  <w:style w:type="paragraph" w:styleId="Zhlavazpat">
    <w:name w:val="Záhlaví a zápatí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Zhlavazpat"/>
    <w:pPr>
      <w:suppressLineNumbers/>
    </w:pPr>
    <w:rPr/>
  </w:style>
  <w:style w:type="paragraph" w:styleId="Footer">
    <w:name w:val="footer"/>
    <w:basedOn w:val="Zhlavazpat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Obsahtabulky">
    <w:name w:val="Obsah tabulky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never-in-the-text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LibreOffice/25.2.3.2$MacOSX_AARCH64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cs-CZ</dc:language>
  <cp:lastModifiedBy/>
  <cp:revision>0</cp:revision>
  <dc:subject/>
  <dc:title/>
</cp:coreProperties>
</file>